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5790" w14:textId="77777777" w:rsidR="00616242" w:rsidRDefault="00616242">
      <w:r>
        <w:rPr>
          <w:b/>
          <w:sz w:val="40"/>
          <w:szCs w:val="40"/>
        </w:rPr>
        <w:t xml:space="preserve">           </w:t>
      </w:r>
      <w:r>
        <w:rPr>
          <w:rFonts w:hint="eastAsia"/>
          <w:b/>
          <w:sz w:val="40"/>
          <w:szCs w:val="40"/>
          <w:lang w:eastAsia="zh-CN"/>
        </w:rPr>
        <w:t xml:space="preserve">          </w:t>
      </w:r>
      <w:r w:rsidR="00BD43C7">
        <w:rPr>
          <w:b/>
          <w:sz w:val="40"/>
          <w:szCs w:val="40"/>
          <w:lang w:eastAsia="zh-CN"/>
        </w:rPr>
        <w:t xml:space="preserve">    </w:t>
      </w:r>
      <w:r>
        <w:rPr>
          <w:b/>
          <w:sz w:val="40"/>
          <w:szCs w:val="40"/>
        </w:rPr>
        <w:t xml:space="preserve">Supplier </w:t>
      </w:r>
      <w:r w:rsidR="001A105F">
        <w:rPr>
          <w:b/>
          <w:sz w:val="40"/>
          <w:szCs w:val="40"/>
        </w:rPr>
        <w:t>Change</w:t>
      </w:r>
      <w:r>
        <w:rPr>
          <w:b/>
          <w:sz w:val="40"/>
          <w:szCs w:val="40"/>
        </w:rPr>
        <w:t xml:space="preserve"> Request     </w:t>
      </w:r>
    </w:p>
    <w:p w14:paraId="753BF225" w14:textId="77777777" w:rsidR="00616242" w:rsidRDefault="00616242">
      <w:pPr>
        <w:rPr>
          <w:b/>
          <w:i/>
          <w:color w:val="A3A3A3"/>
          <w:sz w:val="18"/>
          <w:szCs w:val="18"/>
        </w:rPr>
      </w:pPr>
      <w:r>
        <w:rPr>
          <w:b/>
          <w:sz w:val="18"/>
          <w:szCs w:val="18"/>
        </w:rPr>
        <w:t xml:space="preserve">  </w:t>
      </w:r>
      <w:r>
        <w:rPr>
          <w:sz w:val="18"/>
          <w:szCs w:val="18"/>
        </w:rPr>
        <w:t>Control Number:</w:t>
      </w:r>
      <w:r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  <w:u w:val="single"/>
        </w:rPr>
        <w:t xml:space="preserve"> </w:t>
      </w:r>
    </w:p>
    <w:tbl>
      <w:tblPr>
        <w:tblW w:w="10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172"/>
        <w:gridCol w:w="748"/>
        <w:gridCol w:w="1265"/>
        <w:gridCol w:w="101"/>
        <w:gridCol w:w="474"/>
        <w:gridCol w:w="246"/>
        <w:gridCol w:w="1019"/>
        <w:gridCol w:w="493"/>
        <w:gridCol w:w="197"/>
        <w:gridCol w:w="1265"/>
        <w:gridCol w:w="1598"/>
      </w:tblGrid>
      <w:tr w:rsidR="00616242" w14:paraId="0D618B24" w14:textId="77777777">
        <w:tc>
          <w:tcPr>
            <w:tcW w:w="10980" w:type="dxa"/>
            <w:gridSpan w:val="12"/>
            <w:tcBorders>
              <w:bottom w:val="single" w:sz="4" w:space="0" w:color="auto"/>
            </w:tcBorders>
          </w:tcPr>
          <w:p w14:paraId="17C5768C" w14:textId="77777777" w:rsidR="00616242" w:rsidRDefault="00616242">
            <w:pPr>
              <w:rPr>
                <w:i/>
                <w:sz w:val="20"/>
                <w:szCs w:val="20"/>
              </w:rPr>
            </w:pPr>
          </w:p>
        </w:tc>
      </w:tr>
      <w:tr w:rsidR="00616242" w14:paraId="4CD5261C" w14:textId="77777777">
        <w:trPr>
          <w:trHeight w:val="458"/>
        </w:trPr>
        <w:tc>
          <w:tcPr>
            <w:tcW w:w="6162" w:type="dxa"/>
            <w:gridSpan w:val="6"/>
            <w:shd w:val="clear" w:color="auto" w:fill="BEF0FA"/>
            <w:vAlign w:val="center"/>
          </w:tcPr>
          <w:p w14:paraId="722392FB" w14:textId="77777777" w:rsidR="00616242" w:rsidRDefault="00616242">
            <w:pPr>
              <w:jc w:val="center"/>
              <w:rPr>
                <w:b/>
              </w:rPr>
            </w:pPr>
            <w:r>
              <w:rPr>
                <w:b/>
              </w:rPr>
              <w:t>A. SUPPLIER INFORMATION</w:t>
            </w:r>
          </w:p>
        </w:tc>
        <w:tc>
          <w:tcPr>
            <w:tcW w:w="4818" w:type="dxa"/>
            <w:gridSpan w:val="6"/>
            <w:shd w:val="clear" w:color="auto" w:fill="BEF0FA"/>
            <w:vAlign w:val="center"/>
          </w:tcPr>
          <w:p w14:paraId="59CA9C25" w14:textId="77777777" w:rsidR="00616242" w:rsidRDefault="00616242">
            <w:pPr>
              <w:jc w:val="center"/>
              <w:rPr>
                <w:b/>
              </w:rPr>
            </w:pPr>
            <w:r>
              <w:rPr>
                <w:b/>
              </w:rPr>
              <w:t>B. PART INFORMATION</w:t>
            </w:r>
          </w:p>
        </w:tc>
      </w:tr>
      <w:tr w:rsidR="00616242" w14:paraId="7F0DEA5F" w14:textId="77777777">
        <w:tc>
          <w:tcPr>
            <w:tcW w:w="6162" w:type="dxa"/>
            <w:gridSpan w:val="6"/>
          </w:tcPr>
          <w:p w14:paraId="2823E4E1" w14:textId="77777777" w:rsidR="00616242" w:rsidRDefault="00616242" w:rsidP="00BD43C7">
            <w:pPr>
              <w:rPr>
                <w:rFonts w:hint="eastAsia"/>
                <w:lang w:eastAsia="zh-CN"/>
              </w:rPr>
            </w:pPr>
            <w:r>
              <w:t>Date:</w:t>
            </w:r>
            <w:ins w:id="0" w:author="adrian.zwaller" w:date="2006-10-10T12:26:00Z">
              <w:r>
                <w:t xml:space="preserve">  </w:t>
              </w:r>
            </w:ins>
          </w:p>
        </w:tc>
        <w:tc>
          <w:tcPr>
            <w:tcW w:w="4818" w:type="dxa"/>
            <w:gridSpan w:val="6"/>
          </w:tcPr>
          <w:p w14:paraId="04104403" w14:textId="77777777" w:rsidR="00616242" w:rsidRDefault="00616242" w:rsidP="00BD43C7">
            <w:pPr>
              <w:rPr>
                <w:rFonts w:hint="eastAsia"/>
                <w:lang w:eastAsia="zh-CN"/>
              </w:rPr>
            </w:pPr>
            <w:r>
              <w:t>Number: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16242" w14:paraId="4D9FC316" w14:textId="77777777">
        <w:tc>
          <w:tcPr>
            <w:tcW w:w="6162" w:type="dxa"/>
            <w:gridSpan w:val="6"/>
          </w:tcPr>
          <w:p w14:paraId="53E5430F" w14:textId="77777777" w:rsidR="00616242" w:rsidRDefault="00616242">
            <w:pPr>
              <w:rPr>
                <w:lang w:eastAsia="zh-CN"/>
              </w:rPr>
            </w:pPr>
            <w:r>
              <w:t>Name:</w:t>
            </w:r>
            <w:ins w:id="1" w:author="adrian.zwaller" w:date="2006-10-10T12:26:00Z">
              <w:r>
                <w:t xml:space="preserve"> </w:t>
              </w:r>
            </w:ins>
          </w:p>
        </w:tc>
        <w:tc>
          <w:tcPr>
            <w:tcW w:w="4818" w:type="dxa"/>
            <w:gridSpan w:val="6"/>
          </w:tcPr>
          <w:p w14:paraId="1D4A7CBB" w14:textId="77777777" w:rsidR="00616242" w:rsidRDefault="00616242">
            <w:pPr>
              <w:rPr>
                <w:rFonts w:hint="eastAsia"/>
                <w:lang w:eastAsia="zh-CN"/>
              </w:rPr>
            </w:pPr>
            <w:r>
              <w:t>Description:</w:t>
            </w:r>
            <w:r w:rsidR="00BD43C7">
              <w:rPr>
                <w:rFonts w:hint="eastAsia"/>
                <w:lang w:eastAsia="zh-CN"/>
              </w:rPr>
              <w:t xml:space="preserve"> </w:t>
            </w:r>
          </w:p>
        </w:tc>
      </w:tr>
      <w:tr w:rsidR="00616242" w14:paraId="67D3685D" w14:textId="77777777">
        <w:tc>
          <w:tcPr>
            <w:tcW w:w="6162" w:type="dxa"/>
            <w:gridSpan w:val="6"/>
          </w:tcPr>
          <w:p w14:paraId="050C02D4" w14:textId="77777777" w:rsidR="00616242" w:rsidRDefault="00616242">
            <w:pPr>
              <w:rPr>
                <w:rFonts w:hint="eastAsia"/>
                <w:lang w:eastAsia="zh-CN"/>
              </w:rPr>
            </w:pPr>
            <w:r>
              <w:t>Contact:</w:t>
            </w:r>
            <w:ins w:id="2" w:author="adrian.zwaller" w:date="2006-10-10T12:26:00Z">
              <w:r>
                <w:t xml:space="preserve">  </w:t>
              </w:r>
            </w:ins>
          </w:p>
        </w:tc>
        <w:tc>
          <w:tcPr>
            <w:tcW w:w="4818" w:type="dxa"/>
            <w:gridSpan w:val="6"/>
          </w:tcPr>
          <w:p w14:paraId="38D53EB5" w14:textId="77777777" w:rsidR="00616242" w:rsidRDefault="00616242" w:rsidP="00BD43C7">
            <w:pPr>
              <w:rPr>
                <w:rFonts w:hint="eastAsia"/>
                <w:lang w:eastAsia="zh-CN"/>
              </w:rPr>
            </w:pPr>
            <w:r>
              <w:t>Revision Level:</w:t>
            </w:r>
            <w:r w:rsidR="007C46C7">
              <w:rPr>
                <w:rFonts w:hint="eastAsia"/>
                <w:lang w:eastAsia="zh-CN"/>
              </w:rPr>
              <w:t xml:space="preserve"> </w:t>
            </w:r>
          </w:p>
        </w:tc>
      </w:tr>
      <w:tr w:rsidR="00616242" w14:paraId="64DC5AB6" w14:textId="77777777">
        <w:tc>
          <w:tcPr>
            <w:tcW w:w="6162" w:type="dxa"/>
            <w:gridSpan w:val="6"/>
          </w:tcPr>
          <w:p w14:paraId="3457A3FC" w14:textId="77777777" w:rsidR="00616242" w:rsidRDefault="00616242">
            <w:pPr>
              <w:rPr>
                <w:rFonts w:hint="eastAsia"/>
              </w:rPr>
            </w:pPr>
            <w:r>
              <w:t>Phone #:</w:t>
            </w:r>
            <w:r w:rsidR="00481B2D" w:rsidRPr="00481B2D">
              <w:rPr>
                <w:rFonts w:ascii="Roboto Mono" w:eastAsia="Times New Roman" w:hAnsi="Roboto Mono"/>
                <w:color w:val="292934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818" w:type="dxa"/>
            <w:gridSpan w:val="6"/>
          </w:tcPr>
          <w:p w14:paraId="213AB91D" w14:textId="77777777" w:rsidR="00616242" w:rsidRDefault="00616242" w:rsidP="00BD43C7">
            <w:pPr>
              <w:rPr>
                <w:rFonts w:hint="eastAsia"/>
                <w:lang w:eastAsia="zh-CN"/>
              </w:rPr>
            </w:pPr>
            <w:r>
              <w:t>P.O. Number:</w:t>
            </w:r>
            <w:r w:rsidR="007C46C7">
              <w:rPr>
                <w:rFonts w:hint="eastAsia"/>
                <w:lang w:eastAsia="zh-CN"/>
              </w:rPr>
              <w:t xml:space="preserve"> </w:t>
            </w:r>
          </w:p>
        </w:tc>
      </w:tr>
      <w:tr w:rsidR="00616242" w14:paraId="05FD4E36" w14:textId="77777777">
        <w:tc>
          <w:tcPr>
            <w:tcW w:w="6162" w:type="dxa"/>
            <w:gridSpan w:val="6"/>
            <w:tcBorders>
              <w:bottom w:val="single" w:sz="4" w:space="0" w:color="auto"/>
            </w:tcBorders>
          </w:tcPr>
          <w:p w14:paraId="7490D566" w14:textId="77777777" w:rsidR="00616242" w:rsidRDefault="00616242">
            <w:pPr>
              <w:rPr>
                <w:rFonts w:hint="eastAsia"/>
                <w:lang w:eastAsia="zh-CN"/>
              </w:rPr>
            </w:pPr>
            <w:r>
              <w:t>FAX #:</w:t>
            </w:r>
            <w:r w:rsidR="00955130"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4818" w:type="dxa"/>
            <w:gridSpan w:val="6"/>
            <w:tcBorders>
              <w:bottom w:val="single" w:sz="4" w:space="0" w:color="auto"/>
            </w:tcBorders>
          </w:tcPr>
          <w:p w14:paraId="7357AFB9" w14:textId="77777777" w:rsidR="00616242" w:rsidRDefault="00616242" w:rsidP="00BD43C7">
            <w:pPr>
              <w:rPr>
                <w:rFonts w:hint="eastAsia"/>
                <w:lang w:eastAsia="zh-CN"/>
              </w:rPr>
            </w:pPr>
            <w:r>
              <w:t>Quantity</w:t>
            </w:r>
            <w:ins w:id="3" w:author="adrian.zwaller" w:date="2006-10-10T12:28:00Z">
              <w:r>
                <w:t>:</w:t>
              </w:r>
            </w:ins>
            <w:r w:rsidR="007C46C7">
              <w:rPr>
                <w:rFonts w:hint="eastAsia"/>
                <w:lang w:eastAsia="zh-CN"/>
              </w:rPr>
              <w:t xml:space="preserve"> </w:t>
            </w:r>
          </w:p>
        </w:tc>
      </w:tr>
      <w:tr w:rsidR="00616242" w14:paraId="7112DD8F" w14:textId="77777777">
        <w:trPr>
          <w:trHeight w:val="460"/>
        </w:trPr>
        <w:tc>
          <w:tcPr>
            <w:tcW w:w="10980" w:type="dxa"/>
            <w:gridSpan w:val="12"/>
            <w:shd w:val="clear" w:color="auto" w:fill="BEF0FA"/>
            <w:vAlign w:val="center"/>
          </w:tcPr>
          <w:p w14:paraId="61AE26C9" w14:textId="77777777" w:rsidR="00616242" w:rsidRDefault="00616242">
            <w:pPr>
              <w:jc w:val="center"/>
              <w:rPr>
                <w:sz w:val="16"/>
                <w:szCs w:val="16"/>
              </w:rPr>
            </w:pPr>
            <w:r>
              <w:rPr>
                <w:b/>
              </w:rPr>
              <w:t>C. DEVIATION INFORMATION</w:t>
            </w:r>
          </w:p>
        </w:tc>
      </w:tr>
      <w:tr w:rsidR="00616242" w14:paraId="29DE708E" w14:textId="77777777">
        <w:trPr>
          <w:trHeight w:val="314"/>
        </w:trPr>
        <w:tc>
          <w:tcPr>
            <w:tcW w:w="10980" w:type="dxa"/>
            <w:gridSpan w:val="12"/>
          </w:tcPr>
          <w:p w14:paraId="7BCAB068" w14:textId="77777777" w:rsidR="00616242" w:rsidRDefault="00616242">
            <w:pPr>
              <w:rPr>
                <w:noProof/>
              </w:rPr>
            </w:pPr>
            <w:r>
              <w:rPr>
                <w:noProof/>
              </w:rPr>
              <w:t>Request is</w:t>
            </w:r>
          </w:p>
        </w:tc>
      </w:tr>
      <w:tr w:rsidR="00616242" w14:paraId="3C6D2794" w14:textId="77777777">
        <w:trPr>
          <w:trHeight w:val="314"/>
        </w:trPr>
        <w:tc>
          <w:tcPr>
            <w:tcW w:w="3402" w:type="dxa"/>
          </w:tcPr>
          <w:p w14:paraId="5590CB48" w14:textId="77777777" w:rsidR="00616242" w:rsidRDefault="001A0504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"/>
            <w:r>
              <w:instrText xml:space="preserve"> FORMCHECKBOX </w:instrText>
            </w:r>
            <w:r>
              <w:fldChar w:fldCharType="end"/>
            </w:r>
            <w:bookmarkEnd w:id="4"/>
            <w:r w:rsidR="00616242">
              <w:t xml:space="preserve">  Product Related</w:t>
            </w:r>
          </w:p>
        </w:tc>
        <w:tc>
          <w:tcPr>
            <w:tcW w:w="2185" w:type="dxa"/>
            <w:gridSpan w:val="3"/>
          </w:tcPr>
          <w:p w14:paraId="2ED35EE0" w14:textId="77777777" w:rsidR="00616242" w:rsidRDefault="001A0504"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3"/>
            <w:r>
              <w:instrText xml:space="preserve"> FORMCHECKBOX </w:instrText>
            </w:r>
            <w:r>
              <w:fldChar w:fldCharType="end"/>
            </w:r>
            <w:bookmarkEnd w:id="5"/>
            <w:r w:rsidR="00616242">
              <w:t xml:space="preserve">  1st time</w:t>
            </w:r>
          </w:p>
        </w:tc>
        <w:tc>
          <w:tcPr>
            <w:tcW w:w="2333" w:type="dxa"/>
            <w:gridSpan w:val="5"/>
          </w:tcPr>
          <w:p w14:paraId="7DEB896B" w14:textId="77777777" w:rsidR="00616242" w:rsidRDefault="00616242"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5"/>
            <w:r>
              <w:instrText xml:space="preserve"> FORMCHECKBOX </w:instrText>
            </w:r>
            <w:r>
              <w:fldChar w:fldCharType="end"/>
            </w:r>
            <w:bookmarkEnd w:id="6"/>
            <w:r>
              <w:t xml:space="preserve">  Permanent</w:t>
            </w:r>
          </w:p>
        </w:tc>
        <w:tc>
          <w:tcPr>
            <w:tcW w:w="3060" w:type="dxa"/>
            <w:gridSpan w:val="3"/>
          </w:tcPr>
          <w:p w14:paraId="5003CA1A" w14:textId="77777777" w:rsidR="00616242" w:rsidRDefault="00AB3440"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7"/>
            <w:r>
              <w:instrText xml:space="preserve"> FORMCHECKBOX </w:instrText>
            </w:r>
            <w:r>
              <w:fldChar w:fldCharType="end"/>
            </w:r>
            <w:bookmarkEnd w:id="7"/>
            <w:r w:rsidR="00616242">
              <w:t xml:space="preserve">  Supplier Sub-Tier _____</w:t>
            </w:r>
          </w:p>
        </w:tc>
      </w:tr>
      <w:tr w:rsidR="00616242" w14:paraId="3037854B" w14:textId="77777777">
        <w:trPr>
          <w:trHeight w:val="341"/>
        </w:trPr>
        <w:tc>
          <w:tcPr>
            <w:tcW w:w="3402" w:type="dxa"/>
            <w:tcBorders>
              <w:bottom w:val="single" w:sz="4" w:space="0" w:color="auto"/>
            </w:tcBorders>
          </w:tcPr>
          <w:p w14:paraId="42943454" w14:textId="77777777" w:rsidR="00616242" w:rsidRDefault="00616242"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2"/>
            <w:r>
              <w:instrText xml:space="preserve"> FORMCHECKBOX </w:instrText>
            </w:r>
            <w:r>
              <w:fldChar w:fldCharType="end"/>
            </w:r>
            <w:bookmarkEnd w:id="8"/>
            <w:r>
              <w:t xml:space="preserve">  Process Related</w:t>
            </w:r>
          </w:p>
        </w:tc>
        <w:tc>
          <w:tcPr>
            <w:tcW w:w="2185" w:type="dxa"/>
            <w:gridSpan w:val="3"/>
            <w:tcBorders>
              <w:bottom w:val="single" w:sz="4" w:space="0" w:color="auto"/>
            </w:tcBorders>
            <w:vAlign w:val="center"/>
          </w:tcPr>
          <w:p w14:paraId="4AA85301" w14:textId="77777777" w:rsidR="00616242" w:rsidRDefault="00616242"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4"/>
            <w:r>
              <w:instrText xml:space="preserve"> FORMCHECKBOX </w:instrText>
            </w:r>
            <w:r>
              <w:fldChar w:fldCharType="end"/>
            </w:r>
            <w:bookmarkEnd w:id="9"/>
            <w:r>
              <w:t xml:space="preserve">  Repeat</w:t>
            </w:r>
          </w:p>
        </w:tc>
        <w:tc>
          <w:tcPr>
            <w:tcW w:w="5393" w:type="dxa"/>
            <w:gridSpan w:val="8"/>
            <w:tcBorders>
              <w:bottom w:val="single" w:sz="4" w:space="0" w:color="auto"/>
            </w:tcBorders>
          </w:tcPr>
          <w:p w14:paraId="36853B0F" w14:textId="77777777" w:rsidR="00616242" w:rsidRDefault="001A0504"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6"/>
            <w:r>
              <w:instrText xml:space="preserve"> FORMCHECKBOX </w:instrText>
            </w:r>
            <w:r>
              <w:fldChar w:fldCharType="end"/>
            </w:r>
            <w:bookmarkEnd w:id="10"/>
            <w:r w:rsidR="00616242">
              <w:t xml:space="preserve">  Temporary/Duration ___</w:t>
            </w:r>
            <w:r w:rsidR="00BD43C7">
              <w:t xml:space="preserve"> Temporary </w:t>
            </w:r>
            <w:r w:rsidR="00616242">
              <w:t>_____</w:t>
            </w:r>
          </w:p>
        </w:tc>
      </w:tr>
      <w:tr w:rsidR="00616242" w14:paraId="6A9EB25A" w14:textId="77777777">
        <w:trPr>
          <w:trHeight w:val="350"/>
        </w:trPr>
        <w:tc>
          <w:tcPr>
            <w:tcW w:w="4322" w:type="dxa"/>
            <w:gridSpan w:val="3"/>
            <w:vAlign w:val="center"/>
          </w:tcPr>
          <w:p w14:paraId="5D0155BA" w14:textId="77777777" w:rsidR="00616242" w:rsidRDefault="0061624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Current Requirement/Process</w:t>
            </w:r>
          </w:p>
        </w:tc>
        <w:tc>
          <w:tcPr>
            <w:tcW w:w="3795" w:type="dxa"/>
            <w:gridSpan w:val="7"/>
            <w:vAlign w:val="center"/>
          </w:tcPr>
          <w:p w14:paraId="1742A55A" w14:textId="77777777" w:rsidR="00616242" w:rsidRDefault="0061624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Proposed Deviation</w:t>
            </w:r>
          </w:p>
        </w:tc>
        <w:tc>
          <w:tcPr>
            <w:tcW w:w="2863" w:type="dxa"/>
            <w:gridSpan w:val="2"/>
            <w:vAlign w:val="center"/>
          </w:tcPr>
          <w:p w14:paraId="72CE2CEF" w14:textId="77777777" w:rsidR="00616242" w:rsidRDefault="0061624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 for Deviation/Corrective Action</w:t>
            </w:r>
          </w:p>
        </w:tc>
      </w:tr>
      <w:tr w:rsidR="00616242" w14:paraId="5418C9D9" w14:textId="77777777">
        <w:trPr>
          <w:trHeight w:val="1628"/>
        </w:trPr>
        <w:tc>
          <w:tcPr>
            <w:tcW w:w="4322" w:type="dxa"/>
            <w:gridSpan w:val="3"/>
          </w:tcPr>
          <w:p w14:paraId="652D0554" w14:textId="77777777" w:rsidR="00616242" w:rsidRDefault="00616242">
            <w:pPr>
              <w:numPr>
                <w:ins w:id="11" w:author="Gomez-De-La-Rosa, Victor-Hugo" w:date="2006-10-10T12:29:00Z"/>
              </w:numPr>
              <w:rPr>
                <w:sz w:val="20"/>
                <w:szCs w:val="20"/>
                <w:lang w:eastAsia="zh-CN"/>
              </w:rPr>
            </w:pPr>
          </w:p>
          <w:p w14:paraId="0B32512B" w14:textId="77777777" w:rsidR="00962832" w:rsidRPr="00962832" w:rsidRDefault="00962832" w:rsidP="00962832">
            <w:pPr>
              <w:rPr>
                <w:rFonts w:hint="eastAsia"/>
                <w:sz w:val="20"/>
                <w:szCs w:val="20"/>
                <w:lang w:eastAsia="zh-CN"/>
              </w:rPr>
            </w:pPr>
          </w:p>
        </w:tc>
        <w:tc>
          <w:tcPr>
            <w:tcW w:w="3795" w:type="dxa"/>
            <w:gridSpan w:val="7"/>
          </w:tcPr>
          <w:p w14:paraId="24609672" w14:textId="77777777" w:rsidR="00616242" w:rsidRDefault="00616242">
            <w:pPr>
              <w:rPr>
                <w:rFonts w:hint="eastAsia"/>
                <w:sz w:val="20"/>
                <w:szCs w:val="20"/>
                <w:lang w:eastAsia="zh-CN"/>
              </w:rPr>
            </w:pPr>
          </w:p>
        </w:tc>
        <w:tc>
          <w:tcPr>
            <w:tcW w:w="2863" w:type="dxa"/>
            <w:gridSpan w:val="2"/>
          </w:tcPr>
          <w:p w14:paraId="28785341" w14:textId="77777777" w:rsidR="0085326E" w:rsidRDefault="0085326E">
            <w:pPr>
              <w:rPr>
                <w:rFonts w:hint="eastAsia"/>
                <w:sz w:val="20"/>
                <w:szCs w:val="20"/>
                <w:lang w:eastAsia="zh-CN"/>
              </w:rPr>
            </w:pPr>
          </w:p>
          <w:p w14:paraId="2B1EB52A" w14:textId="77777777" w:rsidR="00A777C5" w:rsidRDefault="00BD43C7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</w:p>
        </w:tc>
      </w:tr>
      <w:tr w:rsidR="00616242" w14:paraId="31FF0E00" w14:textId="77777777">
        <w:trPr>
          <w:trHeight w:val="565"/>
        </w:trPr>
        <w:tc>
          <w:tcPr>
            <w:tcW w:w="5688" w:type="dxa"/>
            <w:gridSpan w:val="5"/>
          </w:tcPr>
          <w:p w14:paraId="56046F82" w14:textId="77777777" w:rsidR="00616242" w:rsidRDefault="00616242">
            <w:r>
              <w:t xml:space="preserve">This request </w:t>
            </w:r>
            <w:proofErr w:type="gramStart"/>
            <w:r>
              <w:t>has an effect on</w:t>
            </w:r>
            <w:proofErr w:type="gramEnd"/>
            <w:r>
              <w:t xml:space="preserve">:    </w:t>
            </w:r>
            <w:r w:rsidR="00AB3440"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8"/>
            <w:r w:rsidR="00AB3440">
              <w:instrText xml:space="preserve"> FORMCHECKBOX </w:instrText>
            </w:r>
            <w:r w:rsidR="00AB3440">
              <w:fldChar w:fldCharType="end"/>
            </w:r>
            <w:bookmarkEnd w:id="12"/>
            <w:r>
              <w:t xml:space="preserve">  None </w:t>
            </w:r>
            <w:r>
              <w:rPr>
                <w:i/>
                <w:sz w:val="20"/>
                <w:szCs w:val="20"/>
              </w:rPr>
              <w:t xml:space="preserve">(if none, explain </w:t>
            </w:r>
            <w:proofErr w:type="gramStart"/>
            <w:r>
              <w:rPr>
                <w:i/>
                <w:sz w:val="20"/>
                <w:szCs w:val="20"/>
              </w:rPr>
              <w:t xml:space="preserve">why)   </w:t>
            </w:r>
            <w:proofErr w:type="gramEnd"/>
            <w:r>
              <w:rPr>
                <w:i/>
                <w:sz w:val="20"/>
                <w:szCs w:val="20"/>
              </w:rPr>
              <w:t xml:space="preserve"> </w:t>
            </w:r>
            <w:proofErr w:type="gramStart"/>
            <w:r>
              <w:rPr>
                <w:i/>
                <w:sz w:val="20"/>
                <w:szCs w:val="20"/>
              </w:rPr>
              <w:t xml:space="preserve">   (</w:t>
            </w:r>
            <w:proofErr w:type="gramEnd"/>
            <w:r>
              <w:rPr>
                <w:i/>
                <w:sz w:val="20"/>
                <w:szCs w:val="20"/>
              </w:rPr>
              <w:t>provide details below)</w:t>
            </w:r>
          </w:p>
        </w:tc>
        <w:tc>
          <w:tcPr>
            <w:tcW w:w="5292" w:type="dxa"/>
            <w:gridSpan w:val="7"/>
          </w:tcPr>
          <w:p w14:paraId="0336BABA" w14:textId="77777777" w:rsidR="00616242" w:rsidRDefault="00616242">
            <w:pPr>
              <w:tabs>
                <w:tab w:val="left" w:pos="1692"/>
                <w:tab w:val="left" w:pos="3492"/>
              </w:tabs>
            </w:pPr>
            <w: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11"/>
            <w:r>
              <w:instrText xml:space="preserve"> FORMCHECKBOX </w:instrText>
            </w:r>
            <w:r>
              <w:fldChar w:fldCharType="end"/>
            </w:r>
            <w:bookmarkEnd w:id="13"/>
            <w:r>
              <w:t xml:space="preserve">  Cost </w:t>
            </w:r>
            <w:r>
              <w:tab/>
            </w:r>
            <w: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2"/>
            <w:r>
              <w:instrText xml:space="preserve"> FORMCHECKBOX </w:instrText>
            </w:r>
            <w:r>
              <w:fldChar w:fldCharType="end"/>
            </w:r>
            <w:bookmarkEnd w:id="14"/>
            <w:r>
              <w:t xml:space="preserve">  Delivery </w:t>
            </w:r>
            <w:r>
              <w:tab/>
            </w:r>
            <w: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14"/>
            <w:r>
              <w:instrText xml:space="preserve"> FORMCHECKBOX </w:instrText>
            </w:r>
            <w:r>
              <w:fldChar w:fldCharType="end"/>
            </w:r>
            <w:bookmarkEnd w:id="15"/>
            <w:r>
              <w:t xml:space="preserve">  Schedule</w:t>
            </w:r>
          </w:p>
          <w:p w14:paraId="65A625A5" w14:textId="77777777" w:rsidR="00616242" w:rsidRDefault="00616242">
            <w:pPr>
              <w:tabs>
                <w:tab w:val="left" w:pos="1692"/>
                <w:tab w:val="left" w:pos="3492"/>
              </w:tabs>
              <w:rPr>
                <w:rFonts w:hint="eastAsia"/>
                <w:noProof/>
                <w:lang w:eastAsia="zh-CN"/>
              </w:rPr>
            </w:pPr>
            <w: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13"/>
            <w:r>
              <w:instrText xml:space="preserve"> FORMCHECKBOX </w:instrText>
            </w:r>
            <w:r>
              <w:fldChar w:fldCharType="end"/>
            </w:r>
            <w:bookmarkEnd w:id="16"/>
            <w:r>
              <w:t xml:space="preserve">  Reliability </w:t>
            </w:r>
            <w:r>
              <w:tab/>
            </w:r>
            <w:r w:rsidR="001A0504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15"/>
            <w:r w:rsidR="001A0504">
              <w:instrText xml:space="preserve"> FORMCHECKBOX </w:instrText>
            </w:r>
            <w:r w:rsidR="001A0504">
              <w:fldChar w:fldCharType="end"/>
            </w:r>
            <w:bookmarkEnd w:id="17"/>
            <w:r>
              <w:t xml:space="preserve">  Performance</w:t>
            </w:r>
            <w:r>
              <w:tab/>
            </w:r>
            <w:r>
              <w:rPr>
                <w:noProof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16"/>
            <w:r>
              <w:rPr>
                <w:noProof/>
              </w:rPr>
              <w:instrText xml:space="preserve"> FORMCHECKBOX </w:instrText>
            </w:r>
            <w:r>
              <w:rPr>
                <w:noProof/>
              </w:rPr>
            </w:r>
            <w:r>
              <w:rPr>
                <w:noProof/>
              </w:rPr>
              <w:fldChar w:fldCharType="end"/>
            </w:r>
            <w:bookmarkEnd w:id="18"/>
            <w:r>
              <w:rPr>
                <w:noProof/>
              </w:rPr>
              <w:t xml:space="preserve">  Other</w:t>
            </w:r>
          </w:p>
        </w:tc>
      </w:tr>
      <w:tr w:rsidR="000D5497" w14:paraId="56164EC1" w14:textId="77777777">
        <w:trPr>
          <w:trHeight w:val="789"/>
        </w:trPr>
        <w:tc>
          <w:tcPr>
            <w:tcW w:w="10980" w:type="dxa"/>
            <w:gridSpan w:val="12"/>
          </w:tcPr>
          <w:p w14:paraId="20C8E56D" w14:textId="77777777" w:rsidR="000D5497" w:rsidRDefault="000D5497" w:rsidP="000D5497">
            <w:pPr>
              <w:rPr>
                <w:sz w:val="20"/>
                <w:szCs w:val="20"/>
              </w:rPr>
            </w:pPr>
            <w:r>
              <w:t>Supplier Quality Engineer Comment</w:t>
            </w:r>
            <w:r w:rsidR="00224F83">
              <w:t>:</w:t>
            </w:r>
          </w:p>
        </w:tc>
      </w:tr>
      <w:tr w:rsidR="000D5497" w14:paraId="6D3F569D" w14:textId="77777777">
        <w:tc>
          <w:tcPr>
            <w:tcW w:w="10980" w:type="dxa"/>
            <w:gridSpan w:val="12"/>
          </w:tcPr>
          <w:p w14:paraId="30D818E2" w14:textId="77777777" w:rsidR="000D5497" w:rsidRDefault="000D5497" w:rsidP="000D5497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t>Planned affectivity date/product serial number</w:t>
            </w:r>
            <w:r>
              <w:rPr>
                <w:sz w:val="20"/>
                <w:szCs w:val="20"/>
              </w:rPr>
              <w:t>:</w:t>
            </w:r>
          </w:p>
        </w:tc>
      </w:tr>
      <w:tr w:rsidR="000D5497" w14:paraId="131F8F0E" w14:textId="77777777">
        <w:tc>
          <w:tcPr>
            <w:tcW w:w="10980" w:type="dxa"/>
            <w:gridSpan w:val="12"/>
            <w:tcBorders>
              <w:bottom w:val="single" w:sz="4" w:space="0" w:color="auto"/>
            </w:tcBorders>
          </w:tcPr>
          <w:p w14:paraId="31EAADF0" w14:textId="77777777" w:rsidR="000D5497" w:rsidRDefault="00AB3440" w:rsidP="000D5497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17"/>
            <w:r>
              <w:instrText xml:space="preserve"> FORMCHECKBOX </w:instrText>
            </w:r>
            <w:r>
              <w:fldChar w:fldCharType="end"/>
            </w:r>
            <w:bookmarkEnd w:id="19"/>
            <w:r w:rsidR="000D5497">
              <w:t xml:space="preserve">   Attachments:</w:t>
            </w:r>
          </w:p>
        </w:tc>
      </w:tr>
      <w:tr w:rsidR="000D5497" w14:paraId="256C4EBC" w14:textId="77777777">
        <w:tc>
          <w:tcPr>
            <w:tcW w:w="10980" w:type="dxa"/>
            <w:gridSpan w:val="12"/>
            <w:tcBorders>
              <w:bottom w:val="single" w:sz="4" w:space="0" w:color="auto"/>
            </w:tcBorders>
          </w:tcPr>
          <w:p w14:paraId="3CBFCEC6" w14:textId="77777777" w:rsidR="000D5497" w:rsidRDefault="000D5497" w:rsidP="000D5497"/>
        </w:tc>
      </w:tr>
      <w:tr w:rsidR="000D5497" w14:paraId="14C81294" w14:textId="77777777">
        <w:trPr>
          <w:trHeight w:val="431"/>
        </w:trPr>
        <w:tc>
          <w:tcPr>
            <w:tcW w:w="10980" w:type="dxa"/>
            <w:gridSpan w:val="12"/>
            <w:tcBorders>
              <w:bottom w:val="single" w:sz="4" w:space="0" w:color="auto"/>
            </w:tcBorders>
            <w:shd w:val="clear" w:color="auto" w:fill="BEF0FA"/>
            <w:vAlign w:val="center"/>
          </w:tcPr>
          <w:p w14:paraId="47153CBE" w14:textId="77777777" w:rsidR="000D5497" w:rsidRDefault="000D5497" w:rsidP="000D5497">
            <w:pPr>
              <w:rPr>
                <w:b/>
                <w:sz w:val="20"/>
                <w:szCs w:val="20"/>
              </w:rPr>
            </w:pPr>
            <w:r>
              <w:rPr>
                <w:b/>
              </w:rPr>
              <w:t xml:space="preserve">D. APPROVAL/DISAPPROVAL          </w:t>
            </w:r>
            <w:r>
              <w:rPr>
                <w:b/>
                <w:i/>
                <w:sz w:val="20"/>
                <w:szCs w:val="20"/>
              </w:rPr>
              <w:t>Note: Supply Quality has final approval</w:t>
            </w:r>
          </w:p>
        </w:tc>
      </w:tr>
      <w:tr w:rsidR="000D5497" w14:paraId="0D562126" w14:textId="77777777">
        <w:tc>
          <w:tcPr>
            <w:tcW w:w="3574" w:type="dxa"/>
            <w:gridSpan w:val="2"/>
            <w:vAlign w:val="center"/>
          </w:tcPr>
          <w:p w14:paraId="5A7D6B2A" w14:textId="77777777" w:rsidR="000D5497" w:rsidRDefault="000D5497" w:rsidP="000D5497">
            <w:pPr>
              <w:jc w:val="center"/>
            </w:pPr>
            <w:r>
              <w:t>Acknowledgement</w:t>
            </w:r>
          </w:p>
        </w:tc>
        <w:tc>
          <w:tcPr>
            <w:tcW w:w="2834" w:type="dxa"/>
            <w:gridSpan w:val="5"/>
            <w:vAlign w:val="center"/>
          </w:tcPr>
          <w:p w14:paraId="18851B54" w14:textId="77777777" w:rsidR="000D5497" w:rsidRDefault="000D5497" w:rsidP="000D5497">
            <w:pPr>
              <w:jc w:val="center"/>
            </w:pPr>
            <w:r>
              <w:t>Signature</w:t>
            </w:r>
          </w:p>
        </w:tc>
        <w:tc>
          <w:tcPr>
            <w:tcW w:w="1019" w:type="dxa"/>
            <w:vAlign w:val="center"/>
          </w:tcPr>
          <w:p w14:paraId="45761CAA" w14:textId="77777777" w:rsidR="000D5497" w:rsidRDefault="000D5497" w:rsidP="000D5497">
            <w:pPr>
              <w:jc w:val="center"/>
            </w:pPr>
            <w:r>
              <w:t>Date</w:t>
            </w:r>
          </w:p>
        </w:tc>
        <w:tc>
          <w:tcPr>
            <w:tcW w:w="1955" w:type="dxa"/>
            <w:gridSpan w:val="3"/>
            <w:vAlign w:val="center"/>
          </w:tcPr>
          <w:p w14:paraId="5F36739B" w14:textId="77777777" w:rsidR="000D5497" w:rsidRDefault="000D5497" w:rsidP="000D5497">
            <w:pPr>
              <w:jc w:val="center"/>
            </w:pPr>
            <w:r>
              <w:t>Approve/</w:t>
            </w:r>
          </w:p>
          <w:p w14:paraId="46FDF6F2" w14:textId="77777777" w:rsidR="000D5497" w:rsidRDefault="000D5497" w:rsidP="000D5497">
            <w:pPr>
              <w:jc w:val="center"/>
            </w:pPr>
            <w:r>
              <w:t>Disapprove</w:t>
            </w:r>
          </w:p>
        </w:tc>
        <w:tc>
          <w:tcPr>
            <w:tcW w:w="1598" w:type="dxa"/>
            <w:vAlign w:val="center"/>
          </w:tcPr>
          <w:p w14:paraId="17F78280" w14:textId="77777777" w:rsidR="000D5497" w:rsidRDefault="000D5497" w:rsidP="000D5497">
            <w:pPr>
              <w:jc w:val="center"/>
            </w:pPr>
            <w:r>
              <w:t>Comments</w:t>
            </w:r>
          </w:p>
        </w:tc>
      </w:tr>
      <w:tr w:rsidR="000D5497" w14:paraId="5D70AE51" w14:textId="77777777">
        <w:trPr>
          <w:trHeight w:val="314"/>
        </w:trPr>
        <w:tc>
          <w:tcPr>
            <w:tcW w:w="3574" w:type="dxa"/>
            <w:gridSpan w:val="2"/>
            <w:vAlign w:val="center"/>
          </w:tcPr>
          <w:p w14:paraId="3C426E92" w14:textId="77777777" w:rsidR="000D5497" w:rsidRDefault="00AB3440" w:rsidP="000D5497">
            <w: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18"/>
            <w:r>
              <w:instrText xml:space="preserve"> FORMCHECKBOX </w:instrText>
            </w:r>
            <w:r>
              <w:fldChar w:fldCharType="end"/>
            </w:r>
            <w:bookmarkEnd w:id="20"/>
            <w:r w:rsidR="000D5497">
              <w:t xml:space="preserve">  Supply</w:t>
            </w:r>
            <w:r w:rsidR="00626CE8">
              <w:t xml:space="preserve"> Chain</w:t>
            </w:r>
            <w:r w:rsidR="000D5497">
              <w:t xml:space="preserve"> Management</w:t>
            </w:r>
          </w:p>
        </w:tc>
        <w:tc>
          <w:tcPr>
            <w:tcW w:w="2834" w:type="dxa"/>
            <w:gridSpan w:val="5"/>
          </w:tcPr>
          <w:p w14:paraId="5B98A09E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019" w:type="dxa"/>
          </w:tcPr>
          <w:p w14:paraId="0956B57A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955" w:type="dxa"/>
            <w:gridSpan w:val="3"/>
          </w:tcPr>
          <w:p w14:paraId="5E7CC842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598" w:type="dxa"/>
          </w:tcPr>
          <w:p w14:paraId="741B7BFE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</w:tr>
      <w:tr w:rsidR="000D5497" w14:paraId="11077DAE" w14:textId="77777777">
        <w:trPr>
          <w:trHeight w:val="323"/>
        </w:trPr>
        <w:tc>
          <w:tcPr>
            <w:tcW w:w="3574" w:type="dxa"/>
            <w:gridSpan w:val="2"/>
            <w:vAlign w:val="center"/>
          </w:tcPr>
          <w:p w14:paraId="46DC3AC2" w14:textId="54E45846" w:rsidR="000D5497" w:rsidRDefault="00AB3440" w:rsidP="000D5497">
            <w: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19"/>
            <w:r>
              <w:instrText xml:space="preserve"> FORMCHECKBOX </w:instrText>
            </w:r>
            <w:r>
              <w:fldChar w:fldCharType="end"/>
            </w:r>
            <w:bookmarkEnd w:id="21"/>
            <w:r w:rsidR="000D5497">
              <w:t xml:space="preserve">  </w:t>
            </w:r>
            <w:r w:rsidR="00626CE8">
              <w:t>Supplier Qualit</w:t>
            </w:r>
            <w:r w:rsidR="00492E20">
              <w:t>y</w:t>
            </w:r>
          </w:p>
        </w:tc>
        <w:tc>
          <w:tcPr>
            <w:tcW w:w="2834" w:type="dxa"/>
            <w:gridSpan w:val="5"/>
          </w:tcPr>
          <w:p w14:paraId="09C6FC72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019" w:type="dxa"/>
          </w:tcPr>
          <w:p w14:paraId="31CF5E55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955" w:type="dxa"/>
            <w:gridSpan w:val="3"/>
          </w:tcPr>
          <w:p w14:paraId="7B62B034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598" w:type="dxa"/>
          </w:tcPr>
          <w:p w14:paraId="140EA61E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</w:tr>
      <w:tr w:rsidR="000D5497" w14:paraId="50D18C0F" w14:textId="77777777">
        <w:trPr>
          <w:trHeight w:val="278"/>
        </w:trPr>
        <w:tc>
          <w:tcPr>
            <w:tcW w:w="3574" w:type="dxa"/>
            <w:gridSpan w:val="2"/>
            <w:vAlign w:val="center"/>
          </w:tcPr>
          <w:p w14:paraId="676D3933" w14:textId="77777777" w:rsidR="000D5497" w:rsidRDefault="00AB3440" w:rsidP="000D5497">
            <w: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eck20"/>
            <w:r>
              <w:instrText xml:space="preserve"> FORMCHECKBOX </w:instrText>
            </w:r>
            <w:r>
              <w:fldChar w:fldCharType="end"/>
            </w:r>
            <w:bookmarkEnd w:id="22"/>
            <w:r w:rsidR="000D5497">
              <w:t xml:space="preserve">  Engineering</w:t>
            </w:r>
          </w:p>
        </w:tc>
        <w:tc>
          <w:tcPr>
            <w:tcW w:w="2834" w:type="dxa"/>
            <w:gridSpan w:val="5"/>
          </w:tcPr>
          <w:p w14:paraId="6438542F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019" w:type="dxa"/>
          </w:tcPr>
          <w:p w14:paraId="6002762D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955" w:type="dxa"/>
            <w:gridSpan w:val="3"/>
          </w:tcPr>
          <w:p w14:paraId="597C73CA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598" w:type="dxa"/>
          </w:tcPr>
          <w:p w14:paraId="1672E540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</w:tr>
      <w:tr w:rsidR="000D5497" w14:paraId="141CDF16" w14:textId="77777777">
        <w:trPr>
          <w:trHeight w:val="287"/>
        </w:trPr>
        <w:tc>
          <w:tcPr>
            <w:tcW w:w="3574" w:type="dxa"/>
            <w:gridSpan w:val="2"/>
            <w:vAlign w:val="center"/>
          </w:tcPr>
          <w:p w14:paraId="11F7040D" w14:textId="77777777" w:rsidR="000D5497" w:rsidRDefault="000D5497" w:rsidP="000D5497">
            <w: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21"/>
            <w:r>
              <w:instrText xml:space="preserve"> FORMCHECKBOX </w:instrText>
            </w:r>
            <w:r>
              <w:fldChar w:fldCharType="end"/>
            </w:r>
            <w:bookmarkEnd w:id="23"/>
            <w:r>
              <w:t xml:space="preserve">  Manufacturing</w:t>
            </w:r>
          </w:p>
        </w:tc>
        <w:tc>
          <w:tcPr>
            <w:tcW w:w="2834" w:type="dxa"/>
            <w:gridSpan w:val="5"/>
          </w:tcPr>
          <w:p w14:paraId="4C633014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019" w:type="dxa"/>
          </w:tcPr>
          <w:p w14:paraId="14384270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955" w:type="dxa"/>
            <w:gridSpan w:val="3"/>
          </w:tcPr>
          <w:p w14:paraId="4D598DFD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598" w:type="dxa"/>
          </w:tcPr>
          <w:p w14:paraId="7FA911CD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</w:tr>
      <w:tr w:rsidR="000D5497" w14:paraId="45673B74" w14:textId="77777777">
        <w:trPr>
          <w:trHeight w:val="305"/>
        </w:trPr>
        <w:tc>
          <w:tcPr>
            <w:tcW w:w="3574" w:type="dxa"/>
            <w:gridSpan w:val="2"/>
            <w:tcBorders>
              <w:bottom w:val="single" w:sz="4" w:space="0" w:color="auto"/>
            </w:tcBorders>
            <w:vAlign w:val="center"/>
          </w:tcPr>
          <w:p w14:paraId="32A6FAFA" w14:textId="77777777" w:rsidR="000D5497" w:rsidRDefault="000D5497" w:rsidP="000D5497">
            <w: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22"/>
            <w:r>
              <w:instrText xml:space="preserve"> FORMCHECKBOX </w:instrText>
            </w:r>
            <w:r>
              <w:fldChar w:fldCharType="end"/>
            </w:r>
            <w:bookmarkEnd w:id="24"/>
            <w:r>
              <w:t xml:space="preserve">  Approval</w:t>
            </w:r>
          </w:p>
        </w:tc>
        <w:tc>
          <w:tcPr>
            <w:tcW w:w="2834" w:type="dxa"/>
            <w:gridSpan w:val="5"/>
            <w:tcBorders>
              <w:bottom w:val="single" w:sz="4" w:space="0" w:color="auto"/>
            </w:tcBorders>
          </w:tcPr>
          <w:p w14:paraId="4AF71433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019" w:type="dxa"/>
            <w:tcBorders>
              <w:bottom w:val="single" w:sz="4" w:space="0" w:color="auto"/>
            </w:tcBorders>
          </w:tcPr>
          <w:p w14:paraId="03CEB808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955" w:type="dxa"/>
            <w:gridSpan w:val="3"/>
            <w:tcBorders>
              <w:bottom w:val="single" w:sz="4" w:space="0" w:color="auto"/>
            </w:tcBorders>
          </w:tcPr>
          <w:p w14:paraId="2C76B3AB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598" w:type="dxa"/>
            <w:tcBorders>
              <w:bottom w:val="single" w:sz="4" w:space="0" w:color="auto"/>
            </w:tcBorders>
          </w:tcPr>
          <w:p w14:paraId="60D779C4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</w:tr>
      <w:tr w:rsidR="000D5497" w14:paraId="0788D2F9" w14:textId="77777777">
        <w:trPr>
          <w:trHeight w:val="305"/>
        </w:trPr>
        <w:tc>
          <w:tcPr>
            <w:tcW w:w="3574" w:type="dxa"/>
            <w:gridSpan w:val="2"/>
            <w:tcBorders>
              <w:bottom w:val="single" w:sz="4" w:space="0" w:color="auto"/>
            </w:tcBorders>
            <w:vAlign w:val="center"/>
          </w:tcPr>
          <w:p w14:paraId="2460B685" w14:textId="77777777" w:rsidR="000D5497" w:rsidRDefault="00AB3440" w:rsidP="000D5497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 w:rsidR="000D5497">
              <w:t xml:space="preserve">  </w:t>
            </w:r>
            <w:r w:rsidR="00E46003">
              <w:t xml:space="preserve">Product </w:t>
            </w:r>
            <w:r w:rsidR="00335BE1">
              <w:t>Management</w:t>
            </w:r>
          </w:p>
        </w:tc>
        <w:tc>
          <w:tcPr>
            <w:tcW w:w="2834" w:type="dxa"/>
            <w:gridSpan w:val="5"/>
            <w:tcBorders>
              <w:bottom w:val="single" w:sz="4" w:space="0" w:color="auto"/>
            </w:tcBorders>
          </w:tcPr>
          <w:p w14:paraId="2D46DCF1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019" w:type="dxa"/>
            <w:tcBorders>
              <w:bottom w:val="single" w:sz="4" w:space="0" w:color="auto"/>
            </w:tcBorders>
          </w:tcPr>
          <w:p w14:paraId="1296CE1D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955" w:type="dxa"/>
            <w:gridSpan w:val="3"/>
            <w:tcBorders>
              <w:bottom w:val="single" w:sz="4" w:space="0" w:color="auto"/>
            </w:tcBorders>
          </w:tcPr>
          <w:p w14:paraId="3E6DE9BB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  <w:tc>
          <w:tcPr>
            <w:tcW w:w="1598" w:type="dxa"/>
            <w:tcBorders>
              <w:bottom w:val="single" w:sz="4" w:space="0" w:color="auto"/>
            </w:tcBorders>
          </w:tcPr>
          <w:p w14:paraId="19AC7172" w14:textId="77777777" w:rsidR="000D5497" w:rsidRDefault="000D5497" w:rsidP="000D5497">
            <w:pPr>
              <w:rPr>
                <w:sz w:val="20"/>
                <w:szCs w:val="20"/>
              </w:rPr>
            </w:pPr>
          </w:p>
        </w:tc>
      </w:tr>
      <w:tr w:rsidR="000D5497" w14:paraId="028FAF28" w14:textId="77777777">
        <w:trPr>
          <w:trHeight w:val="413"/>
        </w:trPr>
        <w:tc>
          <w:tcPr>
            <w:tcW w:w="10980" w:type="dxa"/>
            <w:gridSpan w:val="12"/>
            <w:shd w:val="clear" w:color="auto" w:fill="BEF0FA"/>
            <w:vAlign w:val="center"/>
          </w:tcPr>
          <w:p w14:paraId="2712428C" w14:textId="77777777" w:rsidR="000D5497" w:rsidRDefault="000D5497" w:rsidP="000D5497">
            <w:pPr>
              <w:rPr>
                <w:b/>
              </w:rPr>
            </w:pPr>
            <w:r>
              <w:rPr>
                <w:b/>
              </w:rPr>
              <w:t>E. DISPOSITION</w:t>
            </w:r>
          </w:p>
        </w:tc>
      </w:tr>
      <w:tr w:rsidR="000D5497" w14:paraId="6118DA73" w14:textId="77777777">
        <w:trPr>
          <w:trHeight w:val="323"/>
        </w:trPr>
        <w:tc>
          <w:tcPr>
            <w:tcW w:w="10980" w:type="dxa"/>
            <w:gridSpan w:val="12"/>
            <w:vAlign w:val="center"/>
          </w:tcPr>
          <w:p w14:paraId="5D3F5125" w14:textId="77777777" w:rsidR="000D5497" w:rsidRDefault="000D5497" w:rsidP="000D5497">
            <w:pPr>
              <w:rPr>
                <w:sz w:val="20"/>
                <w:szCs w:val="20"/>
              </w:rPr>
            </w:pPr>
            <w:r>
              <w:t xml:space="preserve">Drawing Change Required?             </w:t>
            </w:r>
            <w: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heck23"/>
            <w:r>
              <w:instrText xml:space="preserve"> FORMCHECKBOX </w:instrText>
            </w:r>
            <w:r>
              <w:fldChar w:fldCharType="end"/>
            </w:r>
            <w:bookmarkEnd w:id="25"/>
            <w:r>
              <w:t xml:space="preserve">  Yes              </w:t>
            </w:r>
            <w:bookmarkStart w:id="26" w:name="Check24"/>
            <w: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bookmarkEnd w:id="26"/>
            <w:r>
              <w:t xml:space="preserve">  No         If yes, CR# ___________</w:t>
            </w:r>
          </w:p>
        </w:tc>
      </w:tr>
      <w:tr w:rsidR="000D5497" w14:paraId="28B65DC9" w14:textId="77777777">
        <w:tc>
          <w:tcPr>
            <w:tcW w:w="10980" w:type="dxa"/>
            <w:gridSpan w:val="12"/>
          </w:tcPr>
          <w:p w14:paraId="11814EBD" w14:textId="77777777" w:rsidR="000D5497" w:rsidRDefault="000D5497" w:rsidP="000D5497">
            <w:pPr>
              <w:rPr>
                <w:sz w:val="20"/>
                <w:szCs w:val="20"/>
              </w:rPr>
            </w:pPr>
            <w:r>
              <w:t xml:space="preserve">Corrective Action Request Required?                  </w:t>
            </w:r>
            <w: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heck25"/>
            <w:r>
              <w:instrText xml:space="preserve"> FORMCHECKBOX </w:instrText>
            </w:r>
            <w:r>
              <w:fldChar w:fldCharType="end"/>
            </w:r>
            <w:bookmarkEnd w:id="27"/>
            <w:r>
              <w:t xml:space="preserve">  Yes         </w:t>
            </w:r>
            <w:r w:rsidR="00AB3440"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26"/>
            <w:r w:rsidR="00AB3440">
              <w:instrText xml:space="preserve"> FORMCHECKBOX </w:instrText>
            </w:r>
            <w:r w:rsidR="00AB3440">
              <w:fldChar w:fldCharType="end"/>
            </w:r>
            <w:bookmarkEnd w:id="28"/>
            <w:r>
              <w:t xml:space="preserve">  No, CAR# _________</w:t>
            </w:r>
          </w:p>
        </w:tc>
      </w:tr>
      <w:tr w:rsidR="000D5497" w14:paraId="23B31F64" w14:textId="77777777">
        <w:trPr>
          <w:trHeight w:val="710"/>
        </w:trPr>
        <w:tc>
          <w:tcPr>
            <w:tcW w:w="10980" w:type="dxa"/>
            <w:gridSpan w:val="12"/>
          </w:tcPr>
          <w:p w14:paraId="7738B98A" w14:textId="77777777" w:rsidR="000D5497" w:rsidRDefault="000D5497" w:rsidP="000D5497">
            <w:pPr>
              <w:rPr>
                <w:ins w:id="29" w:author="adrian.zwaller" w:date="2006-10-10T12:40:00Z"/>
              </w:rPr>
            </w:pPr>
            <w:r>
              <w:t>Final Disposition/Comments: Accept/Reject</w:t>
            </w:r>
          </w:p>
          <w:p w14:paraId="5632D4F3" w14:textId="77777777" w:rsidR="000D5497" w:rsidRDefault="000D5497" w:rsidP="000D5497">
            <w:pPr>
              <w:rPr>
                <w:rFonts w:hint="eastAsia"/>
                <w:sz w:val="20"/>
                <w:szCs w:val="20"/>
                <w:lang w:eastAsia="zh-CN"/>
              </w:rPr>
            </w:pPr>
          </w:p>
          <w:p w14:paraId="772044D1" w14:textId="77777777" w:rsidR="000D5497" w:rsidRDefault="000D5497" w:rsidP="000D5497">
            <w:pPr>
              <w:rPr>
                <w:rFonts w:hint="eastAsia"/>
                <w:sz w:val="20"/>
                <w:szCs w:val="20"/>
                <w:lang w:eastAsia="zh-CN"/>
              </w:rPr>
            </w:pPr>
          </w:p>
          <w:p w14:paraId="2BFCFE43" w14:textId="77777777" w:rsidR="000D5497" w:rsidRDefault="000D5497" w:rsidP="000D5497">
            <w:pPr>
              <w:numPr>
                <w:ins w:id="30" w:author="Gomez-De-La-Rosa, Victor-Hugo" w:date="2006-10-10T12:40:00Z"/>
              </w:numPr>
              <w:rPr>
                <w:rFonts w:hint="eastAsia"/>
                <w:sz w:val="20"/>
                <w:szCs w:val="20"/>
                <w:lang w:eastAsia="zh-CN"/>
              </w:rPr>
            </w:pPr>
          </w:p>
        </w:tc>
      </w:tr>
    </w:tbl>
    <w:p w14:paraId="29C80B02" w14:textId="77777777" w:rsidR="00616242" w:rsidRDefault="00616242"/>
    <w:sectPr w:rsidR="00616242">
      <w:footerReference w:type="even" r:id="rId10"/>
      <w:footerReference w:type="first" r:id="rId11"/>
      <w:pgSz w:w="12240" w:h="15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B2889" w14:textId="77777777" w:rsidR="00A93FFB" w:rsidRDefault="00A93FFB">
      <w:r>
        <w:separator/>
      </w:r>
    </w:p>
  </w:endnote>
  <w:endnote w:type="continuationSeparator" w:id="0">
    <w:p w14:paraId="127740FD" w14:textId="77777777" w:rsidR="00A93FFB" w:rsidRDefault="00A93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8B851" w14:textId="77777777" w:rsidR="00616242" w:rsidRDefault="006162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403C5AD" w14:textId="77777777" w:rsidR="00616242" w:rsidRDefault="0061624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02A29" w14:textId="77777777" w:rsidR="00616242" w:rsidRDefault="006162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1EE1B7E" w14:textId="77777777" w:rsidR="00616242" w:rsidRDefault="0061624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904BC" w14:textId="77777777" w:rsidR="00A93FFB" w:rsidRDefault="00A93FFB">
      <w:r>
        <w:separator/>
      </w:r>
    </w:p>
  </w:footnote>
  <w:footnote w:type="continuationSeparator" w:id="0">
    <w:p w14:paraId="64A816BF" w14:textId="77777777" w:rsidR="00A93FFB" w:rsidRDefault="00A93F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9pt;height:8.85pt" o:bullet="t">
        <v:imagedata r:id="rId1" o:title=""/>
      </v:shape>
    </w:pict>
  </w:numPicBullet>
  <w:abstractNum w:abstractNumId="0" w15:restartNumberingAfterBreak="0">
    <w:nsid w:val="0017182D"/>
    <w:multiLevelType w:val="hybridMultilevel"/>
    <w:tmpl w:val="7C8A3546"/>
    <w:lvl w:ilvl="0" w:tplc="7BF29308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B504F"/>
    <w:multiLevelType w:val="hybridMultilevel"/>
    <w:tmpl w:val="6242DE0A"/>
    <w:lvl w:ilvl="0" w:tplc="7BF29308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B63543"/>
    <w:multiLevelType w:val="hybridMultilevel"/>
    <w:tmpl w:val="02C6AF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2E36714"/>
    <w:multiLevelType w:val="hybridMultilevel"/>
    <w:tmpl w:val="91088D94"/>
    <w:lvl w:ilvl="0" w:tplc="04090001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06A51ED2"/>
    <w:multiLevelType w:val="hybridMultilevel"/>
    <w:tmpl w:val="38BCF77A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E45222B"/>
    <w:multiLevelType w:val="multilevel"/>
    <w:tmpl w:val="DC0681F2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78586E"/>
    <w:multiLevelType w:val="hybridMultilevel"/>
    <w:tmpl w:val="88B06CAE"/>
    <w:lvl w:ilvl="0" w:tplc="7BF29308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703D8C"/>
    <w:multiLevelType w:val="multilevel"/>
    <w:tmpl w:val="993ABB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E23AC0"/>
    <w:multiLevelType w:val="hybridMultilevel"/>
    <w:tmpl w:val="2DE28F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5C41616"/>
    <w:multiLevelType w:val="multilevel"/>
    <w:tmpl w:val="D96A2F26"/>
    <w:lvl w:ilvl="0">
      <w:start w:val="10"/>
      <w:numFmt w:val="decimal"/>
      <w:lvlText w:val="%1.0"/>
      <w:lvlJc w:val="left"/>
      <w:pPr>
        <w:tabs>
          <w:tab w:val="num" w:pos="810"/>
        </w:tabs>
        <w:ind w:left="810" w:hanging="81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30"/>
        </w:tabs>
        <w:ind w:left="1530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2880"/>
      </w:pPr>
      <w:rPr>
        <w:rFonts w:hint="default"/>
      </w:rPr>
    </w:lvl>
  </w:abstractNum>
  <w:abstractNum w:abstractNumId="10" w15:restartNumberingAfterBreak="0">
    <w:nsid w:val="32DD0ECE"/>
    <w:multiLevelType w:val="hybridMultilevel"/>
    <w:tmpl w:val="67964B46"/>
    <w:lvl w:ilvl="0" w:tplc="967A54A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54022C"/>
    <w:multiLevelType w:val="hybridMultilevel"/>
    <w:tmpl w:val="DC0681F2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74B0828"/>
    <w:multiLevelType w:val="hybridMultilevel"/>
    <w:tmpl w:val="1F9CF11C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221312B"/>
    <w:multiLevelType w:val="hybridMultilevel"/>
    <w:tmpl w:val="AD46C97C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301833"/>
    <w:multiLevelType w:val="hybridMultilevel"/>
    <w:tmpl w:val="333A9C42"/>
    <w:lvl w:ilvl="0" w:tplc="FAEA7B2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526EF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914E1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F3620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FAC1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67AC9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AF447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DB4E5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6CC84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55A85AFC"/>
    <w:multiLevelType w:val="hybridMultilevel"/>
    <w:tmpl w:val="993ABB4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80B7424"/>
    <w:multiLevelType w:val="hybridMultilevel"/>
    <w:tmpl w:val="B1C68CBE"/>
    <w:lvl w:ilvl="0" w:tplc="F912F34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467A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BB4C2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598F5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344E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D52DD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72A93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4044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FE073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58917407"/>
    <w:multiLevelType w:val="hybridMultilevel"/>
    <w:tmpl w:val="018CA7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9380BCB"/>
    <w:multiLevelType w:val="hybridMultilevel"/>
    <w:tmpl w:val="29F05E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9C705C"/>
    <w:multiLevelType w:val="hybridMultilevel"/>
    <w:tmpl w:val="A11058DE"/>
    <w:lvl w:ilvl="0" w:tplc="7BF2930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C224122"/>
    <w:multiLevelType w:val="hybridMultilevel"/>
    <w:tmpl w:val="DE8C1A6C"/>
    <w:lvl w:ilvl="0" w:tplc="967A54A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5D0479"/>
    <w:multiLevelType w:val="hybridMultilevel"/>
    <w:tmpl w:val="AD46C97C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20C333E"/>
    <w:multiLevelType w:val="singleLevel"/>
    <w:tmpl w:val="CE3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6304622A"/>
    <w:multiLevelType w:val="hybridMultilevel"/>
    <w:tmpl w:val="652CCBAA"/>
    <w:lvl w:ilvl="0" w:tplc="967A54A4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4FE31A5"/>
    <w:multiLevelType w:val="hybridMultilevel"/>
    <w:tmpl w:val="F5AC774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86E1379"/>
    <w:multiLevelType w:val="hybridMultilevel"/>
    <w:tmpl w:val="88B06CAE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88F04E8"/>
    <w:multiLevelType w:val="hybridMultilevel"/>
    <w:tmpl w:val="C62AF32C"/>
    <w:lvl w:ilvl="0" w:tplc="832220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C099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ABACE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CC09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D409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0607F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988C5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DD2CC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EC21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6E3B0F99"/>
    <w:multiLevelType w:val="hybridMultilevel"/>
    <w:tmpl w:val="C3EA78EA"/>
    <w:lvl w:ilvl="0" w:tplc="4A82EFA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3032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C0BA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7BE74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C2EF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B656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490AE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D60F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DE7B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6E64480C"/>
    <w:multiLevelType w:val="hybridMultilevel"/>
    <w:tmpl w:val="63206084"/>
    <w:lvl w:ilvl="0" w:tplc="967A54A4">
      <w:start w:val="1"/>
      <w:numFmt w:val="bullet"/>
      <w:lvlText w:val="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7320BF9"/>
    <w:multiLevelType w:val="hybridMultilevel"/>
    <w:tmpl w:val="2200C1EC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777A4F12"/>
    <w:multiLevelType w:val="hybridMultilevel"/>
    <w:tmpl w:val="4CDCED3C"/>
    <w:lvl w:ilvl="0" w:tplc="CF7ED0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D9265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B0A9D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442BD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38E86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DBC1A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2E0B1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D6B6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D69F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79C3090A"/>
    <w:multiLevelType w:val="hybridMultilevel"/>
    <w:tmpl w:val="E3D2984E"/>
    <w:lvl w:ilvl="0" w:tplc="967A54A4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A346F6A"/>
    <w:multiLevelType w:val="hybridMultilevel"/>
    <w:tmpl w:val="1EF649DE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277443003">
    <w:abstractNumId w:val="22"/>
  </w:num>
  <w:num w:numId="2" w16cid:durableId="800654419">
    <w:abstractNumId w:val="1"/>
  </w:num>
  <w:num w:numId="3" w16cid:durableId="368342588">
    <w:abstractNumId w:val="11"/>
  </w:num>
  <w:num w:numId="4" w16cid:durableId="681127657">
    <w:abstractNumId w:val="9"/>
  </w:num>
  <w:num w:numId="5" w16cid:durableId="1306862279">
    <w:abstractNumId w:val="10"/>
  </w:num>
  <w:num w:numId="6" w16cid:durableId="1877228728">
    <w:abstractNumId w:val="23"/>
  </w:num>
  <w:num w:numId="7" w16cid:durableId="247689294">
    <w:abstractNumId w:val="31"/>
  </w:num>
  <w:num w:numId="8" w16cid:durableId="603028535">
    <w:abstractNumId w:val="28"/>
  </w:num>
  <w:num w:numId="9" w16cid:durableId="520707641">
    <w:abstractNumId w:val="20"/>
  </w:num>
  <w:num w:numId="10" w16cid:durableId="45766950">
    <w:abstractNumId w:val="27"/>
  </w:num>
  <w:num w:numId="11" w16cid:durableId="1461415758">
    <w:abstractNumId w:val="30"/>
  </w:num>
  <w:num w:numId="12" w16cid:durableId="1323778512">
    <w:abstractNumId w:val="16"/>
  </w:num>
  <w:num w:numId="13" w16cid:durableId="2130511723">
    <w:abstractNumId w:val="14"/>
  </w:num>
  <w:num w:numId="14" w16cid:durableId="1104228766">
    <w:abstractNumId w:val="26"/>
  </w:num>
  <w:num w:numId="15" w16cid:durableId="1125656789">
    <w:abstractNumId w:val="19"/>
  </w:num>
  <w:num w:numId="16" w16cid:durableId="727991981">
    <w:abstractNumId w:val="18"/>
  </w:num>
  <w:num w:numId="17" w16cid:durableId="377778440">
    <w:abstractNumId w:val="8"/>
  </w:num>
  <w:num w:numId="18" w16cid:durableId="74060465">
    <w:abstractNumId w:val="2"/>
  </w:num>
  <w:num w:numId="19" w16cid:durableId="1457140917">
    <w:abstractNumId w:val="17"/>
  </w:num>
  <w:num w:numId="20" w16cid:durableId="1079056303">
    <w:abstractNumId w:val="24"/>
  </w:num>
  <w:num w:numId="21" w16cid:durableId="1468234973">
    <w:abstractNumId w:val="3"/>
  </w:num>
  <w:num w:numId="22" w16cid:durableId="2080210081">
    <w:abstractNumId w:val="4"/>
  </w:num>
  <w:num w:numId="23" w16cid:durableId="2048330608">
    <w:abstractNumId w:val="5"/>
  </w:num>
  <w:num w:numId="24" w16cid:durableId="1995453621">
    <w:abstractNumId w:val="32"/>
  </w:num>
  <w:num w:numId="25" w16cid:durableId="1424498460">
    <w:abstractNumId w:val="15"/>
  </w:num>
  <w:num w:numId="26" w16cid:durableId="522019619">
    <w:abstractNumId w:val="7"/>
  </w:num>
  <w:num w:numId="27" w16cid:durableId="85537061">
    <w:abstractNumId w:val="21"/>
  </w:num>
  <w:num w:numId="28" w16cid:durableId="551503917">
    <w:abstractNumId w:val="29"/>
  </w:num>
  <w:num w:numId="29" w16cid:durableId="628635522">
    <w:abstractNumId w:val="0"/>
  </w:num>
  <w:num w:numId="30" w16cid:durableId="1009721254">
    <w:abstractNumId w:val="6"/>
  </w:num>
  <w:num w:numId="31" w16cid:durableId="1356419750">
    <w:abstractNumId w:val="25"/>
  </w:num>
  <w:num w:numId="32" w16cid:durableId="1927306413">
    <w:abstractNumId w:val="12"/>
  </w:num>
  <w:num w:numId="33" w16cid:durableId="5555511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7257"/>
    <w:rsid w:val="00077B18"/>
    <w:rsid w:val="000810A2"/>
    <w:rsid w:val="000A6006"/>
    <w:rsid w:val="000B1BCF"/>
    <w:rsid w:val="000C281D"/>
    <w:rsid w:val="000D5497"/>
    <w:rsid w:val="00120797"/>
    <w:rsid w:val="001359F3"/>
    <w:rsid w:val="001A0504"/>
    <w:rsid w:val="001A105F"/>
    <w:rsid w:val="001B1946"/>
    <w:rsid w:val="001C5427"/>
    <w:rsid w:val="001E3C14"/>
    <w:rsid w:val="001E4B1B"/>
    <w:rsid w:val="00224F83"/>
    <w:rsid w:val="00255E04"/>
    <w:rsid w:val="00292DA9"/>
    <w:rsid w:val="002B3B34"/>
    <w:rsid w:val="002C3634"/>
    <w:rsid w:val="002C7257"/>
    <w:rsid w:val="002E1921"/>
    <w:rsid w:val="002E2C8F"/>
    <w:rsid w:val="00303844"/>
    <w:rsid w:val="00335BE1"/>
    <w:rsid w:val="003507F3"/>
    <w:rsid w:val="003B1FE8"/>
    <w:rsid w:val="003E328B"/>
    <w:rsid w:val="003E501F"/>
    <w:rsid w:val="0044293B"/>
    <w:rsid w:val="00463A79"/>
    <w:rsid w:val="00481B2D"/>
    <w:rsid w:val="00492E20"/>
    <w:rsid w:val="004A63D3"/>
    <w:rsid w:val="004B7DB2"/>
    <w:rsid w:val="004C388C"/>
    <w:rsid w:val="00555E4E"/>
    <w:rsid w:val="005953EF"/>
    <w:rsid w:val="005C5166"/>
    <w:rsid w:val="00616242"/>
    <w:rsid w:val="00626CE8"/>
    <w:rsid w:val="0062754D"/>
    <w:rsid w:val="006448A7"/>
    <w:rsid w:val="00686F37"/>
    <w:rsid w:val="00687F6B"/>
    <w:rsid w:val="007A0C66"/>
    <w:rsid w:val="007C46C7"/>
    <w:rsid w:val="007E6FC1"/>
    <w:rsid w:val="007F18AA"/>
    <w:rsid w:val="00802754"/>
    <w:rsid w:val="0085326E"/>
    <w:rsid w:val="00853CF8"/>
    <w:rsid w:val="00877BB5"/>
    <w:rsid w:val="00897324"/>
    <w:rsid w:val="00897B16"/>
    <w:rsid w:val="008A5600"/>
    <w:rsid w:val="008C5304"/>
    <w:rsid w:val="008D313D"/>
    <w:rsid w:val="008E218B"/>
    <w:rsid w:val="00920305"/>
    <w:rsid w:val="00930F98"/>
    <w:rsid w:val="00933019"/>
    <w:rsid w:val="00942914"/>
    <w:rsid w:val="00952C82"/>
    <w:rsid w:val="00955130"/>
    <w:rsid w:val="00962832"/>
    <w:rsid w:val="00A428A0"/>
    <w:rsid w:val="00A7157C"/>
    <w:rsid w:val="00A777C5"/>
    <w:rsid w:val="00A93FFB"/>
    <w:rsid w:val="00AA1351"/>
    <w:rsid w:val="00AB0AD3"/>
    <w:rsid w:val="00AB3440"/>
    <w:rsid w:val="00B10D14"/>
    <w:rsid w:val="00B13C68"/>
    <w:rsid w:val="00B65302"/>
    <w:rsid w:val="00B96B22"/>
    <w:rsid w:val="00BD43C7"/>
    <w:rsid w:val="00BF242A"/>
    <w:rsid w:val="00BF6AB4"/>
    <w:rsid w:val="00C628A9"/>
    <w:rsid w:val="00C95932"/>
    <w:rsid w:val="00CA2B7E"/>
    <w:rsid w:val="00D40A3C"/>
    <w:rsid w:val="00D52D63"/>
    <w:rsid w:val="00D66F7A"/>
    <w:rsid w:val="00DB1A08"/>
    <w:rsid w:val="00DB5AF7"/>
    <w:rsid w:val="00DD3E40"/>
    <w:rsid w:val="00DE7EB4"/>
    <w:rsid w:val="00E46003"/>
    <w:rsid w:val="00E65A25"/>
    <w:rsid w:val="00EB6BBE"/>
    <w:rsid w:val="00EF437B"/>
    <w:rsid w:val="00F02D44"/>
    <w:rsid w:val="00F32D4F"/>
    <w:rsid w:val="00F40FB9"/>
    <w:rsid w:val="00FA489A"/>
    <w:rsid w:val="00FD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C49FD"/>
  <w15:chartTrackingRefBased/>
  <w15:docId w15:val="{DBBE3B3A-598E-48F5-9153-35326B31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autoSpaceDE w:val="0"/>
      <w:autoSpaceDN w:val="0"/>
      <w:adjustRightInd w:val="0"/>
      <w:outlineLvl w:val="0"/>
    </w:pPr>
    <w:rPr>
      <w:rFonts w:ascii="Arial" w:hAnsi="Arial"/>
      <w:i/>
      <w:color w:val="000000"/>
      <w:sz w:val="20"/>
    </w:rPr>
  </w:style>
  <w:style w:type="paragraph" w:styleId="Heading2">
    <w:name w:val="heading 2"/>
    <w:basedOn w:val="Normal"/>
    <w:next w:val="Normal"/>
    <w:qFormat/>
    <w:pPr>
      <w:keepNext/>
      <w:autoSpaceDE w:val="0"/>
      <w:autoSpaceDN w:val="0"/>
      <w:adjustRightInd w:val="0"/>
      <w:outlineLvl w:val="1"/>
    </w:pPr>
    <w:rPr>
      <w:rFonts w:ascii="Palatino-Roman" w:hAnsi="Palatino-Roman"/>
      <w:b/>
      <w:color w:val="000000"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32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Palatino-Roman" w:hAnsi="Palatino-Roman"/>
      <w:b/>
      <w:bCs/>
      <w:i/>
      <w:iCs/>
      <w:color w:val="000000"/>
      <w:sz w:val="20"/>
      <w:shd w:val="clear" w:color="auto" w:fill="FFFFFF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/>
      <w:i/>
      <w:snapToGrid w:val="0"/>
      <w:color w:val="000000"/>
      <w:sz w:val="17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/>
      <w:snapToGrid w:val="0"/>
      <w:color w:val="000000"/>
      <w:sz w:val="17"/>
      <w:u w:val="singl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/>
      <w:b/>
      <w:snapToGrid w:val="0"/>
      <w:color w:val="000000"/>
      <w:sz w:val="17"/>
      <w:u w:val="single"/>
    </w:rPr>
  </w:style>
  <w:style w:type="paragraph" w:styleId="Heading8">
    <w:name w:val="heading 8"/>
    <w:basedOn w:val="Normal"/>
    <w:next w:val="Normal"/>
    <w:qFormat/>
    <w:pPr>
      <w:keepNext/>
      <w:autoSpaceDE w:val="0"/>
      <w:autoSpaceDN w:val="0"/>
      <w:adjustRightInd w:val="0"/>
      <w:jc w:val="center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/>
      <w:autoSpaceDE w:val="0"/>
      <w:autoSpaceDN w:val="0"/>
      <w:adjustRightInd w:val="0"/>
      <w:jc w:val="both"/>
      <w:outlineLvl w:val="8"/>
    </w:pPr>
    <w:rPr>
      <w:rFonts w:ascii="Arial" w:hAnsi="Arial" w:cs="Arial"/>
      <w:color w:val="000000"/>
      <w:sz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autoSpaceDE w:val="0"/>
      <w:autoSpaceDN w:val="0"/>
      <w:adjustRightInd w:val="0"/>
    </w:pPr>
    <w:rPr>
      <w:rFonts w:ascii="Palatino Linotype" w:hAnsi="Palatino Linotype"/>
      <w:snapToGrid w:val="0"/>
      <w:color w:val="000000"/>
      <w:sz w:val="20"/>
    </w:rPr>
  </w:style>
  <w:style w:type="paragraph" w:styleId="BodyText2">
    <w:name w:val="Body Text 2"/>
    <w:basedOn w:val="Normal"/>
    <w:rPr>
      <w:rFonts w:ascii="Palatino Linotype" w:hAnsi="Palatino Linotype"/>
      <w:i/>
      <w:snapToGrid w:val="0"/>
      <w:color w:val="000000"/>
      <w:sz w:val="17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3">
    <w:name w:val="Body Text 3"/>
    <w:basedOn w:val="Normal"/>
    <w:pPr>
      <w:autoSpaceDE w:val="0"/>
      <w:autoSpaceDN w:val="0"/>
      <w:adjustRightInd w:val="0"/>
      <w:jc w:val="both"/>
    </w:pPr>
    <w:rPr>
      <w:rFonts w:ascii="Arial" w:hAnsi="Arial" w:cs="Arial"/>
      <w:color w:val="000000"/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stellar" w:hAnsi="Castellar"/>
      <w:color w:val="000000"/>
      <w:sz w:val="24"/>
      <w:szCs w:val="24"/>
    </w:rPr>
  </w:style>
  <w:style w:type="paragraph" w:styleId="TOC1">
    <w:name w:val="toc 1"/>
    <w:basedOn w:val="Default"/>
    <w:next w:val="Default"/>
    <w:autoRedefine/>
    <w:semiHidden/>
    <w:pPr>
      <w:tabs>
        <w:tab w:val="left" w:pos="7920"/>
      </w:tabs>
      <w:spacing w:before="120"/>
    </w:pPr>
    <w:rPr>
      <w:rFonts w:ascii="Arial" w:hAnsi="Arial" w:cs="Arial"/>
      <w:b/>
      <w:bCs/>
      <w:i/>
      <w:iCs/>
      <w:color w:val="auto"/>
      <w:sz w:val="18"/>
    </w:rPr>
  </w:style>
  <w:style w:type="paragraph" w:styleId="TOC2">
    <w:name w:val="toc 2"/>
    <w:basedOn w:val="Default"/>
    <w:next w:val="Default"/>
    <w:autoRedefine/>
    <w:semiHidden/>
    <w:pPr>
      <w:spacing w:before="120"/>
    </w:pPr>
    <w:rPr>
      <w:color w:val="auto"/>
      <w:sz w:val="20"/>
    </w:rPr>
  </w:style>
  <w:style w:type="paragraph" w:styleId="TOC3">
    <w:name w:val="toc 3"/>
    <w:basedOn w:val="Default"/>
    <w:next w:val="Default"/>
    <w:autoRedefine/>
    <w:semiHidden/>
    <w:rPr>
      <w:color w:val="auto"/>
      <w:sz w:val="20"/>
    </w:rPr>
  </w:style>
  <w:style w:type="paragraph" w:styleId="BodyTextIndent">
    <w:name w:val="Body Text Indent"/>
    <w:basedOn w:val="Normal"/>
    <w:pPr>
      <w:autoSpaceDE w:val="0"/>
      <w:autoSpaceDN w:val="0"/>
      <w:adjustRightInd w:val="0"/>
      <w:ind w:left="180"/>
      <w:jc w:val="both"/>
    </w:pPr>
    <w:rPr>
      <w:rFonts w:ascii="Arial" w:hAnsi="Arial" w:cs="Arial"/>
      <w:color w:val="000000"/>
      <w:sz w:val="18"/>
    </w:rPr>
  </w:style>
  <w:style w:type="paragraph" w:styleId="BodyTextIndent2">
    <w:name w:val="Body Text Indent 2"/>
    <w:basedOn w:val="Normal"/>
    <w:pPr>
      <w:tabs>
        <w:tab w:val="left" w:pos="360"/>
      </w:tabs>
      <w:autoSpaceDE w:val="0"/>
      <w:autoSpaceDN w:val="0"/>
      <w:adjustRightInd w:val="0"/>
      <w:ind w:left="180"/>
    </w:pPr>
    <w:rPr>
      <w:rFonts w:ascii="Arial" w:hAnsi="Arial" w:cs="Arial"/>
      <w:i/>
      <w:color w:val="000000"/>
      <w:sz w:val="18"/>
    </w:rPr>
  </w:style>
  <w:style w:type="paragraph" w:customStyle="1" w:styleId="CoverPage1">
    <w:name w:val="CoverPage1"/>
    <w:basedOn w:val="Normal"/>
    <w:pPr>
      <w:tabs>
        <w:tab w:val="left" w:pos="6336"/>
      </w:tabs>
    </w:pPr>
    <w:rPr>
      <w:rFonts w:ascii="Arial" w:hAnsi="Arial"/>
      <w:sz w:val="22"/>
      <w:szCs w:val="20"/>
    </w:rPr>
  </w:style>
  <w:style w:type="paragraph" w:customStyle="1" w:styleId="Disclaimer">
    <w:name w:val="Disclaimer"/>
    <w:basedOn w:val="Normal"/>
    <w:pPr>
      <w:ind w:left="720" w:right="720"/>
      <w:jc w:val="both"/>
    </w:pPr>
    <w:rPr>
      <w:rFonts w:ascii="Arial" w:hAnsi="Arial"/>
      <w:sz w:val="22"/>
      <w:szCs w:val="20"/>
    </w:rPr>
  </w:style>
  <w:style w:type="paragraph" w:customStyle="1" w:styleId="PRTMSubtitle">
    <w:name w:val="PRTM Subtitle"/>
    <w:basedOn w:val="Normal"/>
    <w:pPr>
      <w:keepNext/>
      <w:widowControl w:val="0"/>
      <w:tabs>
        <w:tab w:val="left" w:pos="720"/>
        <w:tab w:val="left" w:pos="7920"/>
      </w:tabs>
      <w:jc w:val="center"/>
    </w:pPr>
    <w:rPr>
      <w:rFonts w:ascii="Arial" w:hAnsi="Arial"/>
      <w:b/>
      <w:sz w:val="28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Heading">
    <w:name w:val="index heading"/>
    <w:basedOn w:val="Normal"/>
    <w:next w:val="Index1"/>
    <w:semiHidden/>
    <w:rPr>
      <w:sz w:val="20"/>
      <w:szCs w:val="20"/>
    </w:rPr>
  </w:style>
  <w:style w:type="character" w:styleId="UnresolvedMention">
    <w:name w:val="Unresolved Mention"/>
    <w:uiPriority w:val="99"/>
    <w:semiHidden/>
    <w:unhideWhenUsed/>
    <w:rsid w:val="00DD3E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8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FE379B8E3D1478B6B24BBE463310C" ma:contentTypeVersion="13" ma:contentTypeDescription="Create a new document." ma:contentTypeScope="" ma:versionID="3a6a368fcd8c89694b49aa107ca1688e">
  <xsd:schema xmlns:xsd="http://www.w3.org/2001/XMLSchema" xmlns:xs="http://www.w3.org/2001/XMLSchema" xmlns:p="http://schemas.microsoft.com/office/2006/metadata/properties" xmlns:ns2="ae5cfd05-18f3-40c7-bf2a-b5a0eb8d4344" xmlns:ns3="09fa2cd6-ca95-4d16-b2a0-2d3b2974db15" targetNamespace="http://schemas.microsoft.com/office/2006/metadata/properties" ma:root="true" ma:fieldsID="4bb924e92d95975553e29a44bb9f9c51" ns2:_="" ns3:_="">
    <xsd:import namespace="ae5cfd05-18f3-40c7-bf2a-b5a0eb8d4344"/>
    <xsd:import namespace="09fa2cd6-ca95-4d16-b2a0-2d3b2974db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5cfd05-18f3-40c7-bf2a-b5a0eb8d43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b3638e-faff-4688-804e-b96ca73c7f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a2cd6-ca95-4d16-b2a0-2d3b2974db1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42580df-12a9-4a23-86b8-23b930756e34}" ma:internalName="TaxCatchAll" ma:showField="CatchAllData" ma:web="09fa2cd6-ca95-4d16-b2a0-2d3b2974db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5cfd05-18f3-40c7-bf2a-b5a0eb8d4344">
      <Terms xmlns="http://schemas.microsoft.com/office/infopath/2007/PartnerControls"/>
    </lcf76f155ced4ddcb4097134ff3c332f>
    <TaxCatchAll xmlns="09fa2cd6-ca95-4d16-b2a0-2d3b2974db15"/>
  </documentManagement>
</p:properties>
</file>

<file path=customXml/itemProps1.xml><?xml version="1.0" encoding="utf-8"?>
<ds:datastoreItem xmlns:ds="http://schemas.openxmlformats.org/officeDocument/2006/customXml" ds:itemID="{DCD54F5D-016C-4116-AECA-711025F7E3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333765-10DC-4ABD-B942-3DA11EDF62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5cfd05-18f3-40c7-bf2a-b5a0eb8d4344"/>
    <ds:schemaRef ds:uri="09fa2cd6-ca95-4d16-b2a0-2d3b2974db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EBD33C-489D-403B-B276-B174B00F54E3}">
  <ds:schemaRefs>
    <ds:schemaRef ds:uri="http://schemas.microsoft.com/office/2006/metadata/properties"/>
    <ds:schemaRef ds:uri="http://schemas.microsoft.com/office/infopath/2007/PartnerControls"/>
    <ds:schemaRef ds:uri="ae5cfd05-18f3-40c7-bf2a-b5a0eb8d4344"/>
    <ds:schemaRef ds:uri="09fa2cd6-ca95-4d16-b2a0-2d3b2974db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United Technologies Corporation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Mark Vilardi</dc:creator>
  <cp:keywords/>
  <dc:description/>
  <cp:lastModifiedBy>Roberto Marin</cp:lastModifiedBy>
  <cp:revision>2</cp:revision>
  <cp:lastPrinted>2006-06-21T20:56:00Z</cp:lastPrinted>
  <dcterms:created xsi:type="dcterms:W3CDTF">2026-09-18T17:28:00Z</dcterms:created>
  <dcterms:modified xsi:type="dcterms:W3CDTF">2026-09-18T17:28:00Z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5f6713-6d19-40ac-a071-63e831bc1e58_Enabled">
    <vt:lpwstr>true</vt:lpwstr>
  </property>
  <property fmtid="{D5CDD505-2E9C-101B-9397-08002B2CF9AE}" pid="3" name="MSIP_Label_b85f6713-6d19-40ac-a071-63e831bc1e58_SetDate">
    <vt:lpwstr>2023-05-19T14:15:10Z</vt:lpwstr>
  </property>
  <property fmtid="{D5CDD505-2E9C-101B-9397-08002B2CF9AE}" pid="4" name="MSIP_Label_b85f6713-6d19-40ac-a071-63e831bc1e58_Method">
    <vt:lpwstr>Standard</vt:lpwstr>
  </property>
  <property fmtid="{D5CDD505-2E9C-101B-9397-08002B2CF9AE}" pid="5" name="MSIP_Label_b85f6713-6d19-40ac-a071-63e831bc1e58_Name">
    <vt:lpwstr>Confidential - Low</vt:lpwstr>
  </property>
  <property fmtid="{D5CDD505-2E9C-101B-9397-08002B2CF9AE}" pid="6" name="MSIP_Label_b85f6713-6d19-40ac-a071-63e831bc1e58_SiteId">
    <vt:lpwstr>36839a65-7f3f-4bac-9ea4-f571f10a9a03</vt:lpwstr>
  </property>
  <property fmtid="{D5CDD505-2E9C-101B-9397-08002B2CF9AE}" pid="7" name="MSIP_Label_b85f6713-6d19-40ac-a071-63e831bc1e58_ActionId">
    <vt:lpwstr>954703fe-c1dc-4400-8031-1270654ca99b</vt:lpwstr>
  </property>
  <property fmtid="{D5CDD505-2E9C-101B-9397-08002B2CF9AE}" pid="8" name="MSIP_Label_b85f6713-6d19-40ac-a071-63e831bc1e58_ContentBits">
    <vt:lpwstr>0</vt:lpwstr>
  </property>
</Properties>
</file>